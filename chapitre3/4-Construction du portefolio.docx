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xm3gi88v40" w:id="0"/>
      <w:bookmarkEnd w:id="0"/>
      <w:r w:rsidDel="00000000" w:rsidR="00000000" w:rsidRPr="00000000">
        <w:rPr>
          <w:rtl w:val="0"/>
        </w:rPr>
        <w:t xml:space="preserve">4 - Construction du </w:t>
      </w:r>
      <w:r w:rsidDel="00000000" w:rsidR="00000000" w:rsidRPr="00000000">
        <w:rPr>
          <w:rtl w:val="0"/>
        </w:rPr>
        <w:t xml:space="preserve">portefolio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Objectif : </w:t>
      </w:r>
      <w:r w:rsidDel="00000000" w:rsidR="00000000" w:rsidRPr="00000000">
        <w:rPr>
          <w:rtl w:val="0"/>
        </w:rPr>
        <w:t xml:space="preserve">vous construirez votre portfolio.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Portfolio ?  Book en ligne indispensable pour l’épreuve E5 </w:t>
      </w:r>
      <w:r w:rsidDel="00000000" w:rsidR="00000000" w:rsidRPr="00000000">
        <w:rPr>
          <w:rtl w:val="0"/>
        </w:rPr>
        <w:t xml:space="preserve">(Coeff4)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? Vous vous présentez professionnellement parlant.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Minimum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une navigation par menu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pied de page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CV, avec pourquoi pas des animations.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moocs / certifications en ligne validés ou préparés </w:t>
      </w:r>
      <w:r w:rsidDel="00000000" w:rsidR="00000000" w:rsidRPr="00000000">
        <w:rPr>
          <w:rtl w:val="0"/>
        </w:rPr>
        <w:t xml:space="preserve">(ANSSI,</w:t>
      </w:r>
      <w:r w:rsidDel="00000000" w:rsidR="00000000" w:rsidRPr="00000000">
        <w:rPr>
          <w:rtl w:val="0"/>
        </w:rPr>
        <w:t xml:space="preserve"> PIX, CISCO, …)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vos projets (préparez la place !!) informatiques au lycée et personnels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votre veille technologique (si rien : préparez la page)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stages / expériences professionnelles détaillées (si rien : préparez la page)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passions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Délai : </w:t>
      </w:r>
      <w:r w:rsidDel="00000000" w:rsidR="00000000" w:rsidRPr="00000000">
        <w:rPr>
          <w:rtl w:val="0"/>
        </w:rPr>
        <w:t xml:space="preserve">4 semaines ??/12/2025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Rendu :</w:t>
      </w:r>
      <w:r w:rsidDel="00000000" w:rsidR="00000000" w:rsidRPr="00000000">
        <w:rPr>
          <w:rtl w:val="0"/>
        </w:rPr>
        <w:t xml:space="preserve"> </w:t>
      </w:r>
      <w:ins w:author="Theo Maurer" w:id="0" w:date="2024-12-04T13:18:22Z">
        <w:r w:rsidDel="00000000" w:rsidR="00000000" w:rsidRPr="00000000">
          <w:rPr>
            <w:rtl w:val="0"/>
            <w:rPrChange w:author="Theo Maurer" w:id="1" w:date="2024-12-04T13:18:22Z">
              <w:rPr/>
            </w:rPrChange>
          </w:rPr>
          <w:t xml:space="preserve">GIT,</w:t>
        </w:r>
      </w:ins>
      <w:del w:author="Theo Maurer" w:id="0" w:date="2024-12-04T13:18:22Z">
        <w:r w:rsidDel="00000000" w:rsidR="00000000" w:rsidRPr="00000000">
          <w:rPr>
            <w:rtl w:val="0"/>
            <w:rPrChange w:author="Theo Maurer" w:id="1" w:date="2024-12-04T13:18:22Z">
              <w:rPr/>
            </w:rPrChange>
          </w:rPr>
          <w:delText xml:space="preserve">GIT</w:delText>
        </w:r>
      </w:del>
      <w:r w:rsidDel="00000000" w:rsidR="00000000" w:rsidRPr="00000000">
        <w:rPr>
          <w:rtl w:val="0"/>
        </w:rPr>
        <w:t xml:space="preserve"> dépôt en ligne donné, dossier PortFolio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